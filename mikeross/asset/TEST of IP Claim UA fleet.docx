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0.79999999999995" w:lineRule="auto"/>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Company name</w:t>
      </w:r>
    </w:p>
    <w:p w:rsidR="00000000" w:rsidDel="00000000" w:rsidP="00000000" w:rsidRDefault="00000000" w:rsidRPr="00000000" w14:paraId="00000002">
      <w:pPr>
        <w:spacing w:line="310.79999999999995" w:lineRule="auto"/>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Address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10.79999999999995" w:lineRule="auto"/>
        <w:jc w:val="left"/>
        <w:rPr>
          <w:b w:val="1"/>
          <w:bCs w:val="1"/>
          <w:sz w:val="24"/>
          <w:szCs w:val="24"/>
        </w:rPr>
      </w:pPr>
      <w:r w:rsidDel="00000000" w:rsidR="00000000" w:rsidRPr="00000000">
        <w:rPr>
          <w:rFonts w:ascii="Helvetica Neue" w:cs="Helvetica Neue" w:eastAsia="Helvetica Neue" w:hAnsi="Helvetica Neue"/>
          <w:sz w:val="20"/>
          <w:szCs w:val="20"/>
          <w:highlight w:val="yellow"/>
          <w:rtl w:val="0"/>
        </w:rPr>
        <w:t xml:space="preserve">Date</w:t>
      </w:r>
      <w:r w:rsidDel="00000000" w:rsidR="00000000" w:rsidRPr="00000000">
        <w:rPr>
          <w:rtl w:val="0"/>
        </w:rPr>
      </w:r>
    </w:p>
    <w:p w:rsidR="00000000" w:rsidDel="00000000" w:rsidP="00000000" w:rsidRDefault="00000000" w:rsidRPr="00000000" w14:paraId="00000007">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Trade Mark Infringement by U-Drivers</w:t>
      </w:r>
    </w:p>
    <w:p w:rsidR="00000000" w:rsidDel="00000000" w:rsidP="00000000" w:rsidRDefault="00000000" w:rsidRPr="00000000" w14:paraId="00000008">
      <w:pPr>
        <w:spacing w:after="240" w:before="240" w:line="310.79999999999995" w:lineRule="auto"/>
        <w:jc w:val="both"/>
        <w:rPr>
          <w:sz w:val="24"/>
          <w:szCs w:val="24"/>
        </w:rPr>
      </w:pPr>
      <w:r w:rsidDel="00000000" w:rsidR="00000000" w:rsidRPr="00000000">
        <w:rPr>
          <w:sz w:val="24"/>
          <w:szCs w:val="24"/>
          <w:rtl w:val="0"/>
        </w:rPr>
        <w:t xml:space="preserve">Dear [Name],</w:t>
      </w:r>
    </w:p>
    <w:p w:rsidR="00000000" w:rsidDel="00000000" w:rsidP="00000000" w:rsidRDefault="00000000" w:rsidRPr="00000000" w14:paraId="00000009">
      <w:pPr>
        <w:spacing w:after="240" w:before="240" w:line="310.79999999999995" w:lineRule="auto"/>
        <w:jc w:val="both"/>
        <w:rPr>
          <w:sz w:val="24"/>
          <w:szCs w:val="24"/>
        </w:rPr>
      </w:pPr>
      <w:r w:rsidDel="00000000" w:rsidR="00000000" w:rsidRPr="00000000">
        <w:rPr>
          <w:sz w:val="24"/>
          <w:szCs w:val="24"/>
          <w:rtl w:val="0"/>
        </w:rPr>
        <w:t xml:space="preserve">We, Bolt Technology OÜ (</w:t>
      </w:r>
      <w:ins w:author="Anna Kalabska" w:id="0" w:date="2026-03-20T11:43:29Z">
        <w:r w:rsidDel="00000000" w:rsidR="00000000" w:rsidRPr="00000000">
          <w:rPr>
            <w:sz w:val="24"/>
            <w:szCs w:val="24"/>
            <w:rtl w:val="0"/>
          </w:rPr>
          <w:t xml:space="preserve">together with its affiliates - </w:t>
        </w:r>
      </w:ins>
      <w:r w:rsidDel="00000000" w:rsidR="00000000" w:rsidRPr="00000000">
        <w:rPr>
          <w:sz w:val="24"/>
          <w:szCs w:val="24"/>
          <w:rtl w:val="0"/>
        </w:rPr>
        <w:t xml:space="preserve">"Bolt"), a company incorporated in the Republic of Estonia with registry code 12417834, having its registered address at Vana-Lõuna tn 15, 10134 Tallinn, Estonia, contact you in relation to our intellectual property rights and serious breaches of your obligations as a fleet partner operating </w:t>
      </w:r>
      <w:r w:rsidDel="00000000" w:rsidR="00000000" w:rsidRPr="00000000">
        <w:rPr>
          <w:sz w:val="24"/>
          <w:szCs w:val="24"/>
          <w:rtl w:val="0"/>
        </w:rPr>
        <w:t xml:space="preserve">on the Bolt platform</w:t>
      </w:r>
      <w:ins w:author="Anna Kalabska" w:id="1" w:date="2026-03-20T11:37:26Z">
        <w:r w:rsidDel="00000000" w:rsidR="00000000" w:rsidRPr="00000000">
          <w:rPr>
            <w:sz w:val="24"/>
            <w:szCs w:val="24"/>
            <w:rtl w:val="0"/>
          </w:rPr>
          <w:t xml:space="preserve"> in accordance with the General Terms for Fleet Partners / Drivers, available at </w:t>
        </w:r>
        <w:r w:rsidDel="00000000" w:rsidR="00000000" w:rsidRPr="00000000">
          <w:fldChar w:fldCharType="begin"/>
        </w:r>
        <w:r w:rsidDel="00000000" w:rsidR="00000000" w:rsidRPr="00000000">
          <w:instrText xml:space="preserve">HYPERLINK "https://bolt.eu/uk-ua/legal/?category=rides"</w:instrText>
        </w:r>
        <w:r w:rsidDel="00000000" w:rsidR="00000000" w:rsidRPr="00000000">
          <w:fldChar w:fldCharType="separate"/>
        </w:r>
        <w:r w:rsidDel="00000000" w:rsidR="00000000" w:rsidRPr="00000000">
          <w:rPr>
            <w:color w:val="1155cc"/>
            <w:sz w:val="24"/>
            <w:szCs w:val="24"/>
            <w:u w:val="single"/>
            <w:rtl w:val="0"/>
          </w:rPr>
          <w:t xml:space="preserve">https://bolt.eu/uk-ua/legal/?category=rides</w:t>
        </w:r>
        <w:r w:rsidDel="00000000" w:rsidR="00000000" w:rsidRPr="00000000">
          <w:fldChar w:fldCharType="end"/>
        </w:r>
        <w:r w:rsidDel="00000000" w:rsidR="00000000" w:rsidRPr="00000000">
          <w:rPr>
            <w:sz w:val="24"/>
            <w:szCs w:val="24"/>
            <w:rtl w:val="0"/>
          </w:rPr>
          <w:t xml:space="preserve"> (</w:t>
        </w:r>
        <w:r w:rsidDel="00000000" w:rsidR="00000000" w:rsidRPr="00000000">
          <w:rPr>
            <w:sz w:val="24"/>
            <w:szCs w:val="24"/>
            <w:rtl w:val="0"/>
            <w:rPrChange w:author="Anna Kalabska" w:id="2" w:date="2026-03-20T11:37:26Z">
              <w:rPr>
                <w:sz w:val="24"/>
                <w:szCs w:val="24"/>
              </w:rPr>
            </w:rPrChange>
          </w:rPr>
          <w:t xml:space="preserve">"Bolt T&amp;C"</w:t>
        </w:r>
        <w:r w:rsidDel="00000000" w:rsidR="00000000" w:rsidRPr="00000000">
          <w:rPr>
            <w:sz w:val="24"/>
            <w:szCs w:val="24"/>
            <w:rtl w:val="0"/>
          </w:rPr>
          <w:t xml:space="preserve">)</w:t>
        </w:r>
      </w:ins>
      <w:r w:rsidDel="00000000" w:rsidR="00000000" w:rsidRPr="00000000">
        <w:rPr>
          <w:sz w:val="24"/>
          <w:szCs w:val="24"/>
          <w:rtl w:val="0"/>
        </w:rPr>
        <w:t xml:space="preserve">.</w:t>
      </w:r>
    </w:p>
    <w:p w:rsidR="00000000" w:rsidDel="00000000" w:rsidP="00000000" w:rsidRDefault="00000000" w:rsidRPr="00000000" w14:paraId="0000000A">
      <w:pPr>
        <w:spacing w:after="240" w:before="240" w:line="310.79999999999995" w:lineRule="auto"/>
        <w:jc w:val="both"/>
        <w:rPr>
          <w:sz w:val="24"/>
          <w:szCs w:val="24"/>
        </w:rPr>
      </w:pPr>
      <w:r w:rsidDel="00000000" w:rsidR="00000000" w:rsidRPr="00000000">
        <w:rPr>
          <w:sz w:val="24"/>
          <w:szCs w:val="24"/>
          <w:rtl w:val="0"/>
        </w:rPr>
        <w:t xml:space="preserve">Bolt is the proprietor of the following EU trade mark registrations, each hereinafter referred to as "Trade Mark":</w:t>
      </w:r>
    </w:p>
    <w:p w:rsidR="00000000" w:rsidDel="00000000" w:rsidP="00000000" w:rsidRDefault="00000000" w:rsidRPr="00000000" w14:paraId="0000000B">
      <w:pPr>
        <w:numPr>
          <w:ilvl w:val="0"/>
          <w:numId w:val="2"/>
        </w:numPr>
        <w:spacing w:after="0" w:afterAutospacing="0" w:before="240" w:line="310.79999999999995" w:lineRule="auto"/>
        <w:ind w:left="720" w:hanging="360"/>
        <w:jc w:val="both"/>
        <w:rPr>
          <w:sz w:val="24"/>
          <w:szCs w:val="24"/>
        </w:rPr>
      </w:pPr>
      <w:r w:rsidDel="00000000" w:rsidR="00000000" w:rsidRPr="00000000">
        <w:rPr>
          <w:sz w:val="24"/>
          <w:szCs w:val="24"/>
          <w:rtl w:val="0"/>
        </w:rPr>
        <w:t xml:space="preserve">EU trade mark number 011229424 for </w:t>
      </w:r>
      <w:r w:rsidDel="00000000" w:rsidR="00000000" w:rsidRPr="00000000">
        <w:rPr>
          <w:b w:val="1"/>
          <w:bCs w:val="1"/>
          <w:sz w:val="24"/>
          <w:szCs w:val="24"/>
          <w:rtl w:val="0"/>
        </w:rPr>
        <w:t xml:space="preserve">BOLT</w:t>
      </w:r>
      <w:r w:rsidDel="00000000" w:rsidR="00000000" w:rsidRPr="00000000">
        <w:rPr>
          <w:sz w:val="24"/>
          <w:szCs w:val="24"/>
          <w:rtl w:val="0"/>
        </w:rPr>
        <w:t xml:space="preserve"> in classes 35, 36 and 39, filing date 1 October 2012, registration date 16 April 2013;</w:t>
      </w:r>
    </w:p>
    <w:p w:rsidR="00000000" w:rsidDel="00000000" w:rsidP="00000000" w:rsidRDefault="00000000" w:rsidRPr="00000000" w14:paraId="0000000C">
      <w:pPr>
        <w:numPr>
          <w:ilvl w:val="0"/>
          <w:numId w:val="2"/>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EU trade mark number 018194954 for </w:t>
      </w:r>
      <w:r w:rsidDel="00000000" w:rsidR="00000000" w:rsidRPr="00000000">
        <w:rPr>
          <w:b w:val="1"/>
          <w:bCs w:val="1"/>
          <w:sz w:val="24"/>
          <w:szCs w:val="24"/>
          <w:rtl w:val="0"/>
        </w:rPr>
        <w:t xml:space="preserve">BOLT</w:t>
      </w:r>
      <w:r w:rsidDel="00000000" w:rsidR="00000000" w:rsidRPr="00000000">
        <w:rPr>
          <w:sz w:val="24"/>
          <w:szCs w:val="24"/>
          <w:rtl w:val="0"/>
        </w:rPr>
        <w:t xml:space="preserve"> in class 9, filing date 13 October 2016, registration date 20 April 2017; and</w:t>
      </w:r>
    </w:p>
    <w:p w:rsidR="00000000" w:rsidDel="00000000" w:rsidP="00000000" w:rsidRDefault="00000000" w:rsidRPr="00000000" w14:paraId="0000000D">
      <w:pPr>
        <w:numPr>
          <w:ilvl w:val="0"/>
          <w:numId w:val="2"/>
        </w:numPr>
        <w:spacing w:after="240" w:before="0" w:beforeAutospacing="0" w:line="310.79999999999995" w:lineRule="auto"/>
        <w:ind w:left="720" w:hanging="360"/>
        <w:jc w:val="both"/>
        <w:rPr>
          <w:sz w:val="24"/>
          <w:szCs w:val="24"/>
        </w:rPr>
      </w:pPr>
      <w:r w:rsidDel="00000000" w:rsidR="00000000" w:rsidRPr="00000000">
        <w:rPr>
          <w:sz w:val="24"/>
          <w:szCs w:val="24"/>
          <w:rtl w:val="0"/>
        </w:rPr>
        <w:t xml:space="preserve">EU trade mark number 018694213 for </w:t>
      </w:r>
      <w:r w:rsidDel="00000000" w:rsidR="00000000" w:rsidRPr="00000000">
        <w:rPr>
          <w:b w:val="1"/>
          <w:bCs w:val="1"/>
          <w:sz w:val="24"/>
          <w:szCs w:val="24"/>
          <w:rtl w:val="0"/>
        </w:rPr>
        <w:t xml:space="preserve">BOLT</w:t>
      </w:r>
      <w:r w:rsidDel="00000000" w:rsidR="00000000" w:rsidRPr="00000000">
        <w:rPr>
          <w:sz w:val="24"/>
          <w:szCs w:val="24"/>
          <w:rtl w:val="0"/>
        </w:rPr>
        <w:t xml:space="preserve"> in classes 9 and 35, filing date 28 April 2022, registration date 10 September 2022.</w:t>
      </w:r>
    </w:p>
    <w:p w:rsidR="00000000" w:rsidDel="00000000" w:rsidP="00000000" w:rsidRDefault="00000000" w:rsidRPr="00000000" w14:paraId="0000000E">
      <w:pPr>
        <w:spacing w:line="310.79999999999995"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310.79999999999995" w:lineRule="auto"/>
        <w:jc w:val="both"/>
        <w:rPr>
          <w:sz w:val="34"/>
          <w:szCs w:val="34"/>
        </w:rPr>
      </w:pPr>
      <w:bookmarkStart w:colFirst="0" w:colLast="0" w:name="_cfsqt7ct0hg0" w:id="0"/>
      <w:bookmarkEnd w:id="0"/>
      <w:r w:rsidDel="00000000" w:rsidR="00000000" w:rsidRPr="00000000">
        <w:rPr>
          <w:sz w:val="34"/>
          <w:szCs w:val="34"/>
          <w:rtl w:val="0"/>
        </w:rPr>
        <w:t xml:space="preserve">1. BACKGROUND</w:t>
      </w:r>
    </w:p>
    <w:p w:rsidR="00000000" w:rsidDel="00000000" w:rsidP="00000000" w:rsidRDefault="00000000" w:rsidRPr="00000000" w14:paraId="00000010">
      <w:pPr>
        <w:spacing w:after="240" w:before="240" w:line="310.79999999999995" w:lineRule="auto"/>
        <w:jc w:val="both"/>
        <w:rPr>
          <w:sz w:val="24"/>
          <w:szCs w:val="24"/>
        </w:rPr>
      </w:pPr>
      <w:r w:rsidDel="00000000" w:rsidR="00000000" w:rsidRPr="00000000">
        <w:rPr>
          <w:sz w:val="24"/>
          <w:szCs w:val="24"/>
          <w:rtl w:val="0"/>
        </w:rPr>
        <w:t xml:space="preserve">Bolt operate</w:t>
      </w:r>
      <w:del w:author="Anna Kalabska" w:id="3" w:date="2026-03-20T11:38:43Z">
        <w:r w:rsidDel="00000000" w:rsidR="00000000" w:rsidRPr="00000000">
          <w:rPr>
            <w:sz w:val="24"/>
            <w:szCs w:val="24"/>
            <w:rtl w:val="0"/>
          </w:rPr>
          <w:delText xml:space="preserve">s</w:delText>
        </w:r>
      </w:del>
      <w:r w:rsidDel="00000000" w:rsidR="00000000" w:rsidRPr="00000000">
        <w:rPr>
          <w:sz w:val="24"/>
          <w:szCs w:val="24"/>
          <w:rtl w:val="0"/>
        </w:rPr>
        <w:t xml:space="preserve"> the Bolt ride-hailing platform in Ukraine, through which independent drivers provide transportation services to passengers. Bolt is the exclusive owner of all rights in the BOLT name, logo, trade marks, platform, driver application, and all associated brand and technical materials (collectively, the "Bolt IP").</w:t>
      </w:r>
    </w:p>
    <w:p w:rsidR="00000000" w:rsidDel="00000000" w:rsidP="00000000" w:rsidRDefault="00000000" w:rsidRPr="00000000" w14:paraId="00000011">
      <w:pPr>
        <w:spacing w:after="240" w:before="240" w:line="310.79999999999995" w:lineRule="auto"/>
        <w:jc w:val="both"/>
        <w:rPr>
          <w:sz w:val="24"/>
          <w:szCs w:val="24"/>
        </w:rPr>
      </w:pPr>
      <w:r w:rsidDel="00000000" w:rsidR="00000000" w:rsidRPr="00000000">
        <w:rPr>
          <w:sz w:val="24"/>
          <w:szCs w:val="24"/>
          <w:rtl w:val="0"/>
        </w:rPr>
        <w:t xml:space="preserve">It has come to our attention that </w:t>
      </w:r>
      <w:commentRangeStart w:id="0"/>
      <w:r w:rsidDel="00000000" w:rsidR="00000000" w:rsidRPr="00000000">
        <w:rPr>
          <w:sz w:val="24"/>
          <w:szCs w:val="24"/>
          <w:rtl w:val="0"/>
        </w:rPr>
        <w:t xml:space="preserve">U-Drivers</w:t>
      </w:r>
      <w:commentRangeEnd w:id="0"/>
      <w:r w:rsidDel="00000000" w:rsidR="00000000" w:rsidRPr="00000000">
        <w:commentReference w:id="0"/>
      </w:r>
      <w:r w:rsidDel="00000000" w:rsidR="00000000" w:rsidRPr="00000000">
        <w:rPr>
          <w:sz w:val="24"/>
          <w:szCs w:val="24"/>
          <w:rtl w:val="0"/>
        </w:rPr>
        <w:t xml:space="preserve"> (the "Fleet") has been engaging in conduct that constitutes serious and ongoing infringement of Bolt's intellectual property rights, amounts to unfair commercial practices, and is in breach of both </w:t>
      </w:r>
      <w:ins w:author="Anna Kalabska" w:id="4" w:date="2026-03-20T11:39:43Z">
        <w:r w:rsidDel="00000000" w:rsidR="00000000" w:rsidRPr="00000000">
          <w:rPr>
            <w:sz w:val="24"/>
            <w:szCs w:val="24"/>
            <w:rtl w:val="0"/>
            <w:rPrChange w:author="Anna Kalabska" w:id="5" w:date="2026-03-20T11:39:43Z">
              <w:rPr>
                <w:sz w:val="24"/>
                <w:szCs w:val="24"/>
              </w:rPr>
            </w:rPrChange>
          </w:rPr>
          <w:t xml:space="preserve">Bolt T&amp;C </w:t>
        </w:r>
      </w:ins>
      <w:del w:author="Anna Kalabska" w:id="6" w:date="2026-03-20T11:39:32Z">
        <w:r w:rsidDel="00000000" w:rsidR="00000000" w:rsidRPr="00000000">
          <w:rPr>
            <w:sz w:val="24"/>
            <w:szCs w:val="24"/>
            <w:rtl w:val="0"/>
          </w:rPr>
          <w:delText xml:space="preserve">Bolt's Terms and Conditions ("Bolt T&amp;C") available: </w:delText>
        </w:r>
        <w:r w:rsidDel="00000000" w:rsidR="00000000" w:rsidRPr="00000000">
          <w:rPr>
            <w:sz w:val="24"/>
            <w:szCs w:val="24"/>
            <w:highlight w:val="yellow"/>
            <w:rtl w:val="0"/>
          </w:rPr>
          <w:delText xml:space="preserve">[ADD] </w:delText>
        </w:r>
        <w:r w:rsidDel="00000000" w:rsidR="00000000" w:rsidRPr="00000000">
          <w:rPr>
            <w:sz w:val="24"/>
            <w:szCs w:val="24"/>
            <w:rtl w:val="0"/>
          </w:rPr>
          <w:delText xml:space="preserve"> </w:delText>
        </w:r>
      </w:del>
      <w:ins w:author="Anna Kalabska" w:id="6" w:date="2026-03-20T11:39:32Z">
        <w:r w:rsidDel="00000000" w:rsidR="00000000" w:rsidRPr="00000000">
          <w:rPr>
            <w:sz w:val="24"/>
            <w:szCs w:val="24"/>
            <w:rtl w:val="0"/>
          </w:rPr>
          <w:t xml:space="preserve"> </w:t>
        </w:r>
      </w:ins>
      <w:r w:rsidDel="00000000" w:rsidR="00000000" w:rsidRPr="00000000">
        <w:rPr>
          <w:sz w:val="24"/>
          <w:szCs w:val="24"/>
          <w:rtl w:val="0"/>
        </w:rPr>
        <w:t xml:space="preserve">and applicable Ukrainian law. Specifically, the Fleet has been</w:t>
      </w:r>
      <w:ins w:author="Anna Kalabska" w:id="7" w:date="2026-03-20T11:39:52Z">
        <w:r w:rsidDel="00000000" w:rsidR="00000000" w:rsidRPr="00000000">
          <w:rPr>
            <w:sz w:val="24"/>
            <w:szCs w:val="24"/>
            <w:rtl w:val="0"/>
          </w:rPr>
          <w:t xml:space="preserve"> conducting</w:t>
        </w:r>
      </w:ins>
      <w:r w:rsidDel="00000000" w:rsidR="00000000" w:rsidRPr="00000000">
        <w:rPr>
          <w:sz w:val="24"/>
          <w:szCs w:val="24"/>
          <w:rtl w:val="0"/>
        </w:rPr>
        <w:t xml:space="preserve">:</w:t>
      </w:r>
    </w:p>
    <w:p w:rsidR="00000000" w:rsidDel="00000000" w:rsidP="00000000" w:rsidRDefault="00000000" w:rsidRPr="00000000" w14:paraId="00000012">
      <w:pPr>
        <w:spacing w:after="240" w:before="240" w:line="310.79999999999995" w:lineRule="auto"/>
        <w:jc w:val="both"/>
        <w:rPr>
          <w:sz w:val="24"/>
          <w:szCs w:val="24"/>
        </w:rPr>
      </w:pPr>
      <w:r w:rsidDel="00000000" w:rsidR="00000000" w:rsidRPr="00000000">
        <w:rPr>
          <w:sz w:val="24"/>
          <w:szCs w:val="24"/>
          <w:rtl w:val="0"/>
        </w:rPr>
        <w:t xml:space="preserve">(a) Unauthorized licensing of the Bolt platform and driver application</w:t>
      </w:r>
      <w:ins w:author="Anna Kalabska" w:id="8" w:date="2026-03-20T11:40:07Z">
        <w:r w:rsidDel="00000000" w:rsidR="00000000" w:rsidRPr="00000000">
          <w:rPr>
            <w:sz w:val="24"/>
            <w:szCs w:val="24"/>
            <w:rtl w:val="0"/>
          </w:rPr>
          <w:t xml:space="preserve">:</w:t>
        </w:r>
      </w:ins>
      <w:r w:rsidDel="00000000" w:rsidR="00000000" w:rsidRPr="00000000">
        <w:rPr>
          <w:sz w:val="24"/>
          <w:szCs w:val="24"/>
          <w:rtl w:val="0"/>
        </w:rPr>
        <w:t xml:space="preserve"> </w:t>
      </w:r>
      <w:ins w:author="Anna Kalabska" w:id="9" w:date="2026-03-20T11:40:12Z">
        <w:r w:rsidDel="00000000" w:rsidR="00000000" w:rsidRPr="00000000">
          <w:rPr>
            <w:sz w:val="24"/>
            <w:szCs w:val="24"/>
            <w:rtl w:val="0"/>
          </w:rPr>
          <w:t xml:space="preserve">the Fleet’s</w:t>
        </w:r>
      </w:ins>
      <w:del w:author="Anna Kalabska" w:id="9" w:date="2026-03-20T11:40:12Z">
        <w:r w:rsidDel="00000000" w:rsidR="00000000" w:rsidRPr="00000000">
          <w:rPr>
            <w:sz w:val="24"/>
            <w:szCs w:val="24"/>
            <w:rtl w:val="0"/>
          </w:rPr>
          <w:delText xml:space="preserve">U-Drivers</w:delText>
        </w:r>
      </w:del>
      <w:r w:rsidDel="00000000" w:rsidR="00000000" w:rsidRPr="00000000">
        <w:rPr>
          <w:sz w:val="24"/>
          <w:szCs w:val="24"/>
          <w:rtl w:val="0"/>
        </w:rPr>
        <w:t xml:space="preserve">' own </w:t>
      </w:r>
      <w:commentRangeStart w:id="1"/>
      <w:r w:rsidDel="00000000" w:rsidR="00000000" w:rsidRPr="00000000">
        <w:rPr>
          <w:sz w:val="24"/>
          <w:szCs w:val="24"/>
          <w:rtl w:val="0"/>
        </w:rPr>
        <w:t xml:space="preserve">Terms and Conditions</w:t>
      </w:r>
      <w:commentRangeEnd w:id="1"/>
      <w:r w:rsidDel="00000000" w:rsidR="00000000" w:rsidRPr="00000000">
        <w:commentReference w:id="1"/>
      </w:r>
      <w:r w:rsidDel="00000000" w:rsidR="00000000" w:rsidRPr="00000000">
        <w:rPr>
          <w:sz w:val="24"/>
          <w:szCs w:val="24"/>
          <w:rtl w:val="0"/>
        </w:rPr>
        <w:t xml:space="preserve"> (Section 4.2) state that </w:t>
      </w:r>
      <w:ins w:author="Anna Kalabska" w:id="10" w:date="2026-03-20T11:40:39Z">
        <w:r w:rsidDel="00000000" w:rsidR="00000000" w:rsidRPr="00000000">
          <w:rPr>
            <w:sz w:val="24"/>
            <w:szCs w:val="24"/>
            <w:rtl w:val="0"/>
          </w:rPr>
          <w:t xml:space="preserve">the Fleet</w:t>
        </w:r>
      </w:ins>
      <w:del w:author="Anna Kalabska" w:id="10" w:date="2026-03-20T11:40:39Z">
        <w:r w:rsidDel="00000000" w:rsidR="00000000" w:rsidRPr="00000000">
          <w:rPr>
            <w:sz w:val="24"/>
            <w:szCs w:val="24"/>
            <w:rtl w:val="0"/>
          </w:rPr>
          <w:delText xml:space="preserve">U-Drivers</w:delText>
        </w:r>
      </w:del>
      <w:r w:rsidDel="00000000" w:rsidR="00000000" w:rsidRPr="00000000">
        <w:rPr>
          <w:sz w:val="24"/>
          <w:szCs w:val="24"/>
          <w:rtl w:val="0"/>
        </w:rPr>
        <w:t xml:space="preserve"> grants drivers "a license to use the Online Service [Bolt]." No such sub-licensing right has been granted to </w:t>
      </w:r>
      <w:commentRangeStart w:id="2"/>
      <w:r w:rsidDel="00000000" w:rsidR="00000000" w:rsidRPr="00000000">
        <w:rPr>
          <w:sz w:val="24"/>
          <w:szCs w:val="24"/>
          <w:rtl w:val="0"/>
        </w:rPr>
        <w:t xml:space="preserve">U-Drivers</w:t>
      </w:r>
      <w:commentRangeEnd w:id="2"/>
      <w:r w:rsidDel="00000000" w:rsidR="00000000" w:rsidRPr="00000000">
        <w:commentReference w:id="2"/>
      </w:r>
      <w:r w:rsidDel="00000000" w:rsidR="00000000" w:rsidRPr="00000000">
        <w:rPr>
          <w:sz w:val="24"/>
          <w:szCs w:val="24"/>
          <w:rtl w:val="0"/>
        </w:rPr>
        <w:t xml:space="preserve"> by Bolt. Under Bolt's T&amp;C (Sections 3.1 and 3.5), Bolt is the sole licensor of the Bolt driver application and retains all ownership of its code and logos. Fleet companies may only sub-license with a separately agreed written arrangement — no such arrangement exists with U-Drivers.</w:t>
      </w:r>
    </w:p>
    <w:p w:rsidR="00000000" w:rsidDel="00000000" w:rsidP="00000000" w:rsidRDefault="00000000" w:rsidRPr="00000000" w14:paraId="00000013">
      <w:pPr>
        <w:spacing w:after="240" w:before="240" w:line="310.79999999999995" w:lineRule="auto"/>
        <w:jc w:val="both"/>
        <w:rPr>
          <w:sz w:val="24"/>
          <w:szCs w:val="24"/>
        </w:rPr>
      </w:pPr>
      <w:r w:rsidDel="00000000" w:rsidR="00000000" w:rsidRPr="00000000">
        <w:rPr>
          <w:sz w:val="24"/>
          <w:szCs w:val="24"/>
          <w:rtl w:val="0"/>
        </w:rPr>
        <w:t xml:space="preserve">(b) Misrepresentation as an "Official Bolt Partner"</w:t>
      </w:r>
      <w:ins w:author="Anna Kalabska" w:id="11" w:date="2026-03-20T11:42:03Z">
        <w:r w:rsidDel="00000000" w:rsidR="00000000" w:rsidRPr="00000000">
          <w:rPr>
            <w:sz w:val="24"/>
            <w:szCs w:val="24"/>
            <w:rtl w:val="0"/>
          </w:rPr>
          <w:t xml:space="preserve">:</w:t>
        </w:r>
      </w:ins>
      <w:r w:rsidDel="00000000" w:rsidR="00000000" w:rsidRPr="00000000">
        <w:rPr>
          <w:sz w:val="24"/>
          <w:szCs w:val="24"/>
          <w:rtl w:val="0"/>
        </w:rPr>
        <w:t xml:space="preserve"> U-Drivers' T&amp;C (Section 1.5) describes U-Drivers as an "Official Partner" of Bolt, while simultaneously disclaiming any representative status in Section 4.5. This contradictory positioning is designed to create a deceptive impression of official authority and endorsement. Bolt</w:t>
      </w:r>
      <w:del w:author="Anna Kalabska" w:id="12" w:date="2026-03-20T11:42:17Z">
        <w:r w:rsidDel="00000000" w:rsidR="00000000" w:rsidRPr="00000000">
          <w:rPr>
            <w:sz w:val="24"/>
            <w:szCs w:val="24"/>
            <w:rtl w:val="0"/>
          </w:rPr>
          <w:delText xml:space="preserve">'s</w:delText>
        </w:r>
      </w:del>
      <w:r w:rsidDel="00000000" w:rsidR="00000000" w:rsidRPr="00000000">
        <w:rPr>
          <w:sz w:val="24"/>
          <w:szCs w:val="24"/>
          <w:rtl w:val="0"/>
        </w:rPr>
        <w:t xml:space="preserve"> T&amp;C (Section 10.2) explicitly prohibits any fleet company or driver from acting as Bolt's employee, agent, or representative. The use of the term "Official Partner" in a contractual context — specifically in a section that purports to grant access rights to Bolt's platform — constitutes a false representation of apparent authority and is calculated to mislead drivers into believing they are dealing with or through an official Bolt channel. This impression is further reinforced through misleading advertising on Instagram and </w:t>
      </w:r>
      <w:commentRangeStart w:id="3"/>
      <w:commentRangeStart w:id="4"/>
      <w:commentRangeStart w:id="5"/>
      <w:commentRangeStart w:id="6"/>
      <w:r w:rsidDel="00000000" w:rsidR="00000000" w:rsidRPr="00000000">
        <w:rPr>
          <w:sz w:val="24"/>
          <w:szCs w:val="24"/>
          <w:rtl w:val="0"/>
        </w:rPr>
        <w:t xml:space="preserve">potentially other social media platforms.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4">
      <w:pPr>
        <w:spacing w:after="240" w:before="240" w:line="310.79999999999995" w:lineRule="auto"/>
        <w:jc w:val="both"/>
        <w:rPr>
          <w:sz w:val="24"/>
          <w:szCs w:val="24"/>
        </w:rPr>
      </w:pPr>
      <w:r w:rsidDel="00000000" w:rsidR="00000000" w:rsidRPr="00000000">
        <w:rPr>
          <w:sz w:val="24"/>
          <w:szCs w:val="24"/>
          <w:rtl w:val="0"/>
        </w:rPr>
        <w:t xml:space="preserve">(c) Failure to conduct mandatory driver vetting</w:t>
      </w:r>
      <w:ins w:author="Anna Kalabska" w:id="13" w:date="2026-03-20T11:43:05Z">
        <w:r w:rsidDel="00000000" w:rsidR="00000000" w:rsidRPr="00000000">
          <w:rPr>
            <w:sz w:val="24"/>
            <w:szCs w:val="24"/>
            <w:rtl w:val="0"/>
          </w:rPr>
          <w:t xml:space="preserve">:</w:t>
        </w:r>
      </w:ins>
      <w:r w:rsidDel="00000000" w:rsidR="00000000" w:rsidRPr="00000000">
        <w:rPr>
          <w:sz w:val="24"/>
          <w:szCs w:val="24"/>
          <w:rtl w:val="0"/>
        </w:rPr>
        <w:t xml:space="preserve"> Bolt</w:t>
      </w:r>
      <w:del w:author="Anna Kalabska" w:id="14" w:date="2026-03-20T11:43:06Z">
        <w:r w:rsidDel="00000000" w:rsidR="00000000" w:rsidRPr="00000000">
          <w:rPr>
            <w:sz w:val="24"/>
            <w:szCs w:val="24"/>
            <w:rtl w:val="0"/>
          </w:rPr>
          <w:delText xml:space="preserve">'s</w:delText>
        </w:r>
      </w:del>
      <w:r w:rsidDel="00000000" w:rsidR="00000000" w:rsidRPr="00000000">
        <w:rPr>
          <w:sz w:val="24"/>
          <w:szCs w:val="24"/>
          <w:rtl w:val="0"/>
        </w:rPr>
        <w:t xml:space="preserve"> T&amp;C (Section 2.6) requires fleet companies to ensure their drivers comply with all of Bolt's requirements, including valid driver's licences, background checks, and insurance. Fleet companies are held jointly and severally liable for driver violations. U-Drivers' T&amp;C (Section 3.2) explicitly states that U-Drivers "is not obligated to check the Recipient's compliance with criteria in Section 3.1 [Licenses, Age, Law]." This is a direct contractual breach of the Fleet's duties to Bolt and creates a material public safety risk, as unvetted drivers may be operating on the Bolt platform under U-Drivers' registration.</w:t>
      </w:r>
    </w:p>
    <w:p w:rsidR="00000000" w:rsidDel="00000000" w:rsidP="00000000" w:rsidRDefault="00000000" w:rsidRPr="00000000" w14:paraId="00000015">
      <w:pPr>
        <w:spacing w:after="240" w:before="240" w:line="310.79999999999995" w:lineRule="auto"/>
        <w:jc w:val="both"/>
        <w:rPr>
          <w:sz w:val="24"/>
          <w:szCs w:val="24"/>
        </w:rPr>
      </w:pPr>
      <w:r w:rsidDel="00000000" w:rsidR="00000000" w:rsidRPr="00000000">
        <w:rPr>
          <w:sz w:val="24"/>
          <w:szCs w:val="24"/>
          <w:rtl w:val="0"/>
        </w:rPr>
        <w:t xml:space="preserve">(d) Unauthorized collection of Bolt platform data</w:t>
      </w:r>
      <w:ins w:author="Anna Kalabska" w:id="15" w:date="2026-03-20T11:44:58Z">
        <w:r w:rsidDel="00000000" w:rsidR="00000000" w:rsidRPr="00000000">
          <w:rPr>
            <w:sz w:val="24"/>
            <w:szCs w:val="24"/>
            <w:rtl w:val="0"/>
          </w:rPr>
          <w:t xml:space="preserve">:</w:t>
        </w:r>
      </w:ins>
      <w:r w:rsidDel="00000000" w:rsidR="00000000" w:rsidRPr="00000000">
        <w:rPr>
          <w:sz w:val="24"/>
          <w:szCs w:val="24"/>
          <w:rtl w:val="0"/>
        </w:rPr>
        <w:t xml:space="preserve"> Bolt's T&amp;C (Section 11.2) provides that Bolt retains access to all data generated in connection with the platform and its services. U-Drivers operates an independent proprietary application and mandates that drivers register a separate "Personal Cabinet" on the u-drivers.ua platform (U-Drivers T&amp;C, Section 1.10) to track performance and financial data. This constitutes an unauthorized parallel data collection infrastructure that extracts and retains Bolt driver data in a third-party database controlled by U-Drivers. This activity violates Bolt's data sovereignty rights and platform integrity obligations and creates a risk that U-Drivers retains control over the driver relationship — and Bolt's data — even in the event of termination as a fleet partner.</w:t>
      </w:r>
    </w:p>
    <w:p w:rsidR="00000000" w:rsidDel="00000000" w:rsidP="00000000" w:rsidRDefault="00000000" w:rsidRPr="00000000" w14:paraId="00000016">
      <w:pPr>
        <w:spacing w:after="240" w:before="240" w:line="310.79999999999995" w:lineRule="auto"/>
        <w:jc w:val="both"/>
        <w:rPr>
          <w:sz w:val="24"/>
          <w:szCs w:val="24"/>
        </w:rPr>
      </w:pPr>
      <w:r w:rsidDel="00000000" w:rsidR="00000000" w:rsidRPr="00000000">
        <w:rPr>
          <w:sz w:val="24"/>
          <w:szCs w:val="24"/>
          <w:rtl w:val="0"/>
        </w:rPr>
        <w:t xml:space="preserve">(e) Unauthorized interception of Bolt's driver registration process</w:t>
      </w:r>
      <w:ins w:author="Anna Kalabska" w:id="16" w:date="2026-03-20T11:49:47Z">
        <w:r w:rsidDel="00000000" w:rsidR="00000000" w:rsidRPr="00000000">
          <w:rPr>
            <w:sz w:val="24"/>
            <w:szCs w:val="24"/>
            <w:rtl w:val="0"/>
          </w:rPr>
          <w:t xml:space="preserve">:</w:t>
        </w:r>
      </w:ins>
      <w:r w:rsidDel="00000000" w:rsidR="00000000" w:rsidRPr="00000000">
        <w:rPr>
          <w:sz w:val="24"/>
          <w:szCs w:val="24"/>
          <w:rtl w:val="0"/>
        </w:rPr>
        <w:t xml:space="preserve"> It has further come to our attention that U-Drivers has been intercepting prospective drivers during Bolt's own registration process, diverting them into U-Drivers' onboarding flow. This conduct enables U-Drivers to commercially exploit Bolt's brand at the point at which drivers are most susceptible to the false impression that U-Drivers </w:t>
      </w:r>
      <w:ins w:author="Anna Kalabska" w:id="17" w:date="2026-03-20T11:49:58Z">
        <w:r w:rsidDel="00000000" w:rsidR="00000000" w:rsidRPr="00000000">
          <w:rPr>
            <w:sz w:val="24"/>
            <w:szCs w:val="24"/>
            <w:rtl w:val="0"/>
            <w:rPrChange w:author="Anna Kalabska" w:id="18" w:date="2026-03-20T11:49:58Z">
              <w:rPr>
                <w:sz w:val="24"/>
                <w:szCs w:val="24"/>
              </w:rPr>
            </w:rPrChange>
          </w:rPr>
          <w:t xml:space="preserve">represent</w:t>
        </w:r>
      </w:ins>
      <w:del w:author="Anna Kalabska" w:id="17" w:date="2026-03-20T11:49:58Z">
        <w:r w:rsidDel="00000000" w:rsidR="00000000" w:rsidRPr="00000000">
          <w:rPr>
            <w:sz w:val="24"/>
            <w:szCs w:val="24"/>
            <w:rtl w:val="0"/>
            <w:rPrChange w:author="Anna Kalabska" w:id="18" w:date="2026-03-20T11:49:58Z">
              <w:rPr>
                <w:sz w:val="24"/>
                <w:szCs w:val="24"/>
              </w:rPr>
            </w:rPrChange>
          </w:rPr>
          <w:delText xml:space="preserve">represents</w:delText>
        </w:r>
      </w:del>
      <w:r w:rsidDel="00000000" w:rsidR="00000000" w:rsidRPr="00000000">
        <w:rPr>
          <w:sz w:val="24"/>
          <w:szCs w:val="24"/>
          <w:rtl w:val="0"/>
        </w:rPr>
        <w:t xml:space="preserve"> themselves </w:t>
      </w:r>
      <w:ins w:author="Anna Kalabska" w:id="19" w:date="2026-03-20T11:50:02Z">
        <w:r w:rsidDel="00000000" w:rsidR="00000000" w:rsidRPr="00000000">
          <w:rPr>
            <w:sz w:val="24"/>
            <w:szCs w:val="24"/>
            <w:rtl w:val="0"/>
          </w:rPr>
          <w:t xml:space="preserve">as </w:t>
        </w:r>
      </w:ins>
      <w:r w:rsidDel="00000000" w:rsidR="00000000" w:rsidRPr="00000000">
        <w:rPr>
          <w:sz w:val="24"/>
          <w:szCs w:val="24"/>
          <w:rtl w:val="0"/>
        </w:rPr>
        <w:t xml:space="preserve">an official Bolt partner.</w:t>
      </w:r>
    </w:p>
    <w:p w:rsidR="00000000" w:rsidDel="00000000" w:rsidP="00000000" w:rsidRDefault="00000000" w:rsidRPr="00000000" w14:paraId="00000017">
      <w:pPr>
        <w:pStyle w:val="Heading2"/>
        <w:keepNext w:val="0"/>
        <w:keepLines w:val="0"/>
        <w:spacing w:after="80" w:line="310.79999999999995" w:lineRule="auto"/>
        <w:jc w:val="both"/>
        <w:rPr>
          <w:sz w:val="34"/>
          <w:szCs w:val="34"/>
        </w:rPr>
      </w:pPr>
      <w:bookmarkStart w:colFirst="0" w:colLast="0" w:name="_18ol506n78lv" w:id="1"/>
      <w:bookmarkEnd w:id="1"/>
      <w:r w:rsidDel="00000000" w:rsidR="00000000" w:rsidRPr="00000000">
        <w:rPr>
          <w:sz w:val="34"/>
          <w:szCs w:val="34"/>
          <w:rtl w:val="0"/>
        </w:rPr>
        <w:t xml:space="preserve">2. LEGAL BASIS </w:t>
      </w:r>
    </w:p>
    <w:p w:rsidR="00000000" w:rsidDel="00000000" w:rsidP="00000000" w:rsidRDefault="00000000" w:rsidRPr="00000000" w14:paraId="00000018">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2.1 Trade Mark Infringement and Unauthorised Use of Bolt IP</w:t>
      </w:r>
    </w:p>
    <w:p w:rsidR="00000000" w:rsidDel="00000000" w:rsidP="00000000" w:rsidRDefault="00000000" w:rsidRPr="00000000" w14:paraId="00000019">
      <w:pPr>
        <w:spacing w:after="240" w:before="240" w:line="310.79999999999995" w:lineRule="auto"/>
        <w:jc w:val="both"/>
        <w:rPr>
          <w:sz w:val="24"/>
          <w:szCs w:val="24"/>
        </w:rPr>
      </w:pPr>
      <w:r w:rsidDel="00000000" w:rsidR="00000000" w:rsidRPr="00000000">
        <w:rPr>
          <w:sz w:val="24"/>
          <w:szCs w:val="24"/>
          <w:rtl w:val="0"/>
        </w:rPr>
        <w:t xml:space="preserve">The Bolt name and logo are registered trade marks and/or protected designations of origin in Ukraine and internationally. The Fleet's unauthorised use of the Bolt logo and brand assets — including in social media advertising and within its own contractual documentation — constitutes:</w:t>
      </w:r>
    </w:p>
    <w:p w:rsidR="00000000" w:rsidDel="00000000" w:rsidP="00000000" w:rsidRDefault="00000000" w:rsidRPr="00000000" w14:paraId="0000001A">
      <w:pPr>
        <w:numPr>
          <w:ilvl w:val="0"/>
          <w:numId w:val="1"/>
        </w:numPr>
        <w:spacing w:after="0" w:afterAutospacing="0" w:before="240" w:line="310.79999999999995" w:lineRule="auto"/>
        <w:ind w:left="720" w:hanging="360"/>
        <w:jc w:val="both"/>
        <w:rPr>
          <w:sz w:val="24"/>
          <w:szCs w:val="24"/>
          <w:highlight w:val="yellow"/>
        </w:rPr>
      </w:pPr>
      <w:r w:rsidDel="00000000" w:rsidR="00000000" w:rsidRPr="00000000">
        <w:rPr>
          <w:sz w:val="24"/>
          <w:szCs w:val="24"/>
          <w:highlight w:val="yellow"/>
          <w:rtl w:val="0"/>
        </w:rPr>
        <w:t xml:space="preserve">[Infringement of Bolt's intellectual property rights under the Law of Ukraine "On the Protection of Rights to Marks for Goods and Services" (Закон України "Про охорону прав на знаки для товарів і послуг");</w:t>
      </w:r>
    </w:p>
    <w:p w:rsidR="00000000" w:rsidDel="00000000" w:rsidP="00000000" w:rsidRDefault="00000000" w:rsidRPr="00000000" w14:paraId="0000001B">
      <w:pPr>
        <w:numPr>
          <w:ilvl w:val="0"/>
          <w:numId w:val="1"/>
        </w:numPr>
        <w:spacing w:after="0" w:afterAutospacing="0" w:before="0" w:beforeAutospacing="0" w:line="310.79999999999995" w:lineRule="auto"/>
        <w:ind w:left="720" w:hanging="360"/>
        <w:jc w:val="both"/>
        <w:rPr>
          <w:sz w:val="24"/>
          <w:szCs w:val="24"/>
          <w:highlight w:val="yellow"/>
        </w:rPr>
      </w:pPr>
      <w:r w:rsidDel="00000000" w:rsidR="00000000" w:rsidRPr="00000000">
        <w:rPr>
          <w:sz w:val="24"/>
          <w:szCs w:val="24"/>
          <w:highlight w:val="yellow"/>
          <w:rtl w:val="0"/>
        </w:rPr>
        <w:t xml:space="preserve">Unauthorised use of a commercial (trade) name and brand in violation of the Civil Code of Ukraine (Articles 420, 432, 487, 489) and the Commercial Code of Ukraine;</w:t>
      </w:r>
    </w:p>
    <w:p w:rsidR="00000000" w:rsidDel="00000000" w:rsidP="00000000" w:rsidRDefault="00000000" w:rsidRPr="00000000" w14:paraId="0000001C">
      <w:pPr>
        <w:numPr>
          <w:ilvl w:val="0"/>
          <w:numId w:val="1"/>
        </w:numPr>
        <w:spacing w:after="240" w:before="0" w:beforeAutospacing="0" w:line="310.79999999999995" w:lineRule="auto"/>
        <w:ind w:left="720" w:hanging="360"/>
        <w:jc w:val="both"/>
        <w:rPr>
          <w:sz w:val="24"/>
          <w:szCs w:val="24"/>
          <w:highlight w:val="yellow"/>
        </w:rPr>
      </w:pPr>
      <w:commentRangeStart w:id="7"/>
      <w:r w:rsidDel="00000000" w:rsidR="00000000" w:rsidRPr="00000000">
        <w:rPr>
          <w:sz w:val="24"/>
          <w:szCs w:val="24"/>
          <w:highlight w:val="yellow"/>
          <w:rtl w:val="0"/>
        </w:rPr>
        <w:t xml:space="preserve">Potential</w:t>
      </w:r>
      <w:commentRangeEnd w:id="7"/>
      <w:r w:rsidDel="00000000" w:rsidR="00000000" w:rsidRPr="00000000">
        <w:commentReference w:id="7"/>
      </w:r>
      <w:r w:rsidDel="00000000" w:rsidR="00000000" w:rsidRPr="00000000">
        <w:rPr>
          <w:sz w:val="24"/>
          <w:szCs w:val="24"/>
          <w:highlight w:val="yellow"/>
          <w:rtl w:val="0"/>
        </w:rPr>
        <w:t xml:space="preserve"> liability under the Law of Ukraine "On Copyright and Related Rights" to the extent the Bolt logo, brand materials, and driver application constitute protected works].</w:t>
      </w:r>
    </w:p>
    <w:p w:rsidR="00000000" w:rsidDel="00000000" w:rsidP="00000000" w:rsidRDefault="00000000" w:rsidRPr="00000000" w14:paraId="0000001D">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2.2 Misleading Commercial Representations</w:t>
      </w:r>
    </w:p>
    <w:p w:rsidR="00000000" w:rsidDel="00000000" w:rsidP="00000000" w:rsidRDefault="00000000" w:rsidRPr="00000000" w14:paraId="0000001E">
      <w:pPr>
        <w:spacing w:after="240" w:before="240" w:line="310.79999999999995" w:lineRule="auto"/>
        <w:jc w:val="both"/>
        <w:rPr>
          <w:sz w:val="24"/>
          <w:szCs w:val="24"/>
        </w:rPr>
      </w:pPr>
      <w:r w:rsidDel="00000000" w:rsidR="00000000" w:rsidRPr="00000000">
        <w:rPr>
          <w:sz w:val="24"/>
          <w:szCs w:val="24"/>
          <w:rtl w:val="0"/>
        </w:rPr>
        <w:t xml:space="preserve">By describing itself as an "Official Bolt Partner" without authorisation — including in its own Terms and Conditions, social media advertising, and driver-facing communications — U-Drivers is making false and misleading representations to drivers and the public. This constitutes:</w:t>
      </w:r>
    </w:p>
    <w:p w:rsidR="00000000" w:rsidDel="00000000" w:rsidP="00000000" w:rsidRDefault="00000000" w:rsidRPr="00000000" w14:paraId="0000001F">
      <w:pPr>
        <w:numPr>
          <w:ilvl w:val="0"/>
          <w:numId w:val="6"/>
        </w:numPr>
        <w:spacing w:after="0" w:afterAutospacing="0" w:before="240" w:line="310.79999999999995" w:lineRule="auto"/>
        <w:ind w:left="720" w:hanging="360"/>
        <w:jc w:val="both"/>
        <w:rPr>
          <w:sz w:val="24"/>
          <w:szCs w:val="24"/>
          <w:highlight w:val="yellow"/>
        </w:rPr>
      </w:pPr>
      <w:r w:rsidDel="00000000" w:rsidR="00000000" w:rsidRPr="00000000">
        <w:rPr>
          <w:sz w:val="24"/>
          <w:szCs w:val="24"/>
          <w:highlight w:val="yellow"/>
          <w:rtl w:val="0"/>
        </w:rPr>
        <w:t xml:space="preserve">Unfair commercial practice and misleading advertising under the Law of Ukraine "On Advertising" (Закон України "Про рекламу"), Article 10;</w:t>
      </w:r>
    </w:p>
    <w:p w:rsidR="00000000" w:rsidDel="00000000" w:rsidP="00000000" w:rsidRDefault="00000000" w:rsidRPr="00000000" w14:paraId="00000020">
      <w:pPr>
        <w:numPr>
          <w:ilvl w:val="0"/>
          <w:numId w:val="6"/>
        </w:numPr>
        <w:spacing w:after="240" w:before="0" w:beforeAutospacing="0" w:line="310.79999999999995" w:lineRule="auto"/>
        <w:ind w:left="720" w:hanging="360"/>
        <w:jc w:val="both"/>
        <w:rPr>
          <w:sz w:val="24"/>
          <w:szCs w:val="24"/>
          <w:highlight w:val="yellow"/>
        </w:rPr>
      </w:pPr>
      <w:r w:rsidDel="00000000" w:rsidR="00000000" w:rsidRPr="00000000">
        <w:rPr>
          <w:sz w:val="24"/>
          <w:szCs w:val="24"/>
          <w:highlight w:val="yellow"/>
          <w:rtl w:val="0"/>
        </w:rPr>
        <w:t xml:space="preserve">Unfair competition under the Law of Ukraine "On Protection against Unfair Competition" (Закон України "Про захист від недобросовісної конкуренції"), including Articles 4 (unlawful use of another's business reputation) and 15–1 (misleading information);</w:t>
      </w:r>
    </w:p>
    <w:p w:rsidR="00000000" w:rsidDel="00000000" w:rsidP="00000000" w:rsidRDefault="00000000" w:rsidRPr="00000000" w14:paraId="00000021">
      <w:pPr>
        <w:spacing w:after="240" w:before="240" w:line="310.79999999999995" w:lineRule="auto"/>
        <w:jc w:val="both"/>
        <w:rPr>
          <w:sz w:val="24"/>
          <w:szCs w:val="24"/>
        </w:rPr>
      </w:pPr>
      <w:r w:rsidDel="00000000" w:rsidR="00000000" w:rsidRPr="00000000">
        <w:rPr>
          <w:sz w:val="24"/>
          <w:szCs w:val="24"/>
          <w:rtl w:val="0"/>
        </w:rPr>
        <w:t xml:space="preserve">2.3 Unlawful Sublicensing and Charging for Platform Access</w:t>
      </w:r>
    </w:p>
    <w:p w:rsidR="00000000" w:rsidDel="00000000" w:rsidP="00000000" w:rsidRDefault="00000000" w:rsidRPr="00000000" w14:paraId="00000022">
      <w:pPr>
        <w:spacing w:after="240" w:before="240" w:line="310.79999999999995" w:lineRule="auto"/>
        <w:jc w:val="both"/>
        <w:rPr>
          <w:sz w:val="24"/>
          <w:szCs w:val="24"/>
        </w:rPr>
      </w:pPr>
      <w:r w:rsidDel="00000000" w:rsidR="00000000" w:rsidRPr="00000000">
        <w:rPr>
          <w:sz w:val="24"/>
          <w:szCs w:val="24"/>
          <w:rtl w:val="0"/>
        </w:rPr>
        <w:t xml:space="preserve">Access to the Bolt platform is governed exclusively by Bolt's terms and conditions, agreed directly between Bolt and individual drivers. U-Drivers has no right, contractual or otherwise, to grant, sell, or facilitate access to the platform, nor to charge drivers fees or commissions in connection with such access. This conduct constitutes:</w:t>
      </w:r>
    </w:p>
    <w:p w:rsidR="00000000" w:rsidDel="00000000" w:rsidP="00000000" w:rsidRDefault="00000000" w:rsidRPr="00000000" w14:paraId="00000023">
      <w:pPr>
        <w:numPr>
          <w:ilvl w:val="0"/>
          <w:numId w:val="4"/>
        </w:numPr>
        <w:spacing w:after="0" w:afterAutospacing="0" w:before="240" w:line="310.79999999999995" w:lineRule="auto"/>
        <w:ind w:left="720" w:hanging="360"/>
        <w:jc w:val="both"/>
        <w:rPr>
          <w:sz w:val="24"/>
          <w:szCs w:val="24"/>
          <w:highlight w:val="yellow"/>
        </w:rPr>
      </w:pPr>
      <w:r w:rsidDel="00000000" w:rsidR="00000000" w:rsidRPr="00000000">
        <w:rPr>
          <w:sz w:val="24"/>
          <w:szCs w:val="24"/>
          <w:highlight w:val="yellow"/>
          <w:rtl w:val="0"/>
        </w:rPr>
        <w:t xml:space="preserve">Unlawful sublicensing in violation of the Civil Code of Ukraine (Article 1109);</w:t>
      </w:r>
    </w:p>
    <w:p w:rsidR="00000000" w:rsidDel="00000000" w:rsidP="00000000" w:rsidRDefault="00000000" w:rsidRPr="00000000" w14:paraId="00000024">
      <w:pPr>
        <w:numPr>
          <w:ilvl w:val="0"/>
          <w:numId w:val="4"/>
        </w:numPr>
        <w:spacing w:after="0" w:afterAutospacing="0" w:before="0" w:beforeAutospacing="0" w:line="310.79999999999995" w:lineRule="auto"/>
        <w:ind w:left="720" w:hanging="360"/>
        <w:jc w:val="both"/>
        <w:rPr>
          <w:sz w:val="24"/>
          <w:szCs w:val="24"/>
          <w:highlight w:val="yellow"/>
        </w:rPr>
      </w:pPr>
      <w:r w:rsidDel="00000000" w:rsidR="00000000" w:rsidRPr="00000000">
        <w:rPr>
          <w:sz w:val="24"/>
          <w:szCs w:val="24"/>
          <w:highlight w:val="yellow"/>
          <w:rtl w:val="0"/>
        </w:rPr>
        <w:t xml:space="preserve">Unjust enrichment at the expense of drivers under Article 1212 of the Civil Code of Ukraine;</w:t>
      </w:r>
    </w:p>
    <w:p w:rsidR="00000000" w:rsidDel="00000000" w:rsidP="00000000" w:rsidRDefault="00000000" w:rsidRPr="00000000" w14:paraId="00000025">
      <w:pPr>
        <w:numPr>
          <w:ilvl w:val="0"/>
          <w:numId w:val="4"/>
        </w:numPr>
        <w:spacing w:after="240" w:before="0" w:beforeAutospacing="0" w:line="310.79999999999995" w:lineRule="auto"/>
        <w:ind w:left="720" w:hanging="360"/>
        <w:jc w:val="both"/>
        <w:rPr>
          <w:sz w:val="24"/>
          <w:szCs w:val="24"/>
          <w:highlight w:val="yellow"/>
        </w:rPr>
      </w:pPr>
      <w:commentRangeStart w:id="8"/>
      <w:r w:rsidDel="00000000" w:rsidR="00000000" w:rsidRPr="00000000">
        <w:rPr>
          <w:sz w:val="24"/>
          <w:szCs w:val="24"/>
          <w:highlight w:val="yellow"/>
          <w:rtl w:val="0"/>
        </w:rPr>
        <w:t xml:space="preserve">Potential fraud or obtaining property by deception under Article 190 of the Criminal Code of Ukraine.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6">
      <w:pPr>
        <w:spacing w:after="240" w:before="240" w:line="310.79999999999995" w:lineRule="auto"/>
        <w:jc w:val="both"/>
        <w:rPr>
          <w:sz w:val="24"/>
          <w:szCs w:val="24"/>
        </w:rPr>
      </w:pPr>
      <w:commentRangeStart w:id="9"/>
      <w:r w:rsidDel="00000000" w:rsidR="00000000" w:rsidRPr="00000000">
        <w:rPr>
          <w:sz w:val="24"/>
          <w:szCs w:val="24"/>
          <w:rtl w:val="0"/>
        </w:rPr>
        <w:t xml:space="preserve">2.4 Breach of Data Protection and Platform Integrity Obligations</w:t>
      </w:r>
    </w:p>
    <w:p w:rsidR="00000000" w:rsidDel="00000000" w:rsidP="00000000" w:rsidRDefault="00000000" w:rsidRPr="00000000" w14:paraId="00000027">
      <w:pPr>
        <w:spacing w:after="240" w:before="240" w:line="310.79999999999995" w:lineRule="auto"/>
        <w:jc w:val="both"/>
        <w:rPr>
          <w:sz w:val="24"/>
          <w:szCs w:val="24"/>
        </w:rPr>
      </w:pPr>
      <w:r w:rsidDel="00000000" w:rsidR="00000000" w:rsidRPr="00000000">
        <w:rPr>
          <w:sz w:val="24"/>
          <w:szCs w:val="24"/>
          <w:rtl w:val="0"/>
        </w:rPr>
        <w:t xml:space="preserve">The operation of a parallel data collection system through U-Drivers' proprietary application and "Personal Cabinet" portal, which captures data generated through use of the Bolt platform, constitutes an unauthorised processing and retention of Bolt's platform data. This raises concerns under applicable Ukrainian data protection law and Bolt's platform integrity requirements.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8">
      <w:pPr>
        <w:spacing w:line="310.79999999999995"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In light of the foregoing, Bolt demands that U-Drivers, within 7 (seven) calendar days of the date of this letter:</w:t>
      </w:r>
    </w:p>
    <w:p w:rsidR="00000000" w:rsidDel="00000000" w:rsidP="00000000" w:rsidRDefault="00000000" w:rsidRPr="00000000" w14:paraId="0000002A">
      <w:pPr>
        <w:numPr>
          <w:ilvl w:val="0"/>
          <w:numId w:val="5"/>
        </w:numPr>
        <w:spacing w:after="0" w:afterAutospacing="0" w:before="240" w:line="310.79999999999995" w:lineRule="auto"/>
        <w:ind w:left="720" w:hanging="360"/>
        <w:jc w:val="both"/>
        <w:rPr>
          <w:sz w:val="24"/>
          <w:szCs w:val="24"/>
        </w:rPr>
      </w:pPr>
      <w:r w:rsidDel="00000000" w:rsidR="00000000" w:rsidRPr="00000000">
        <w:rPr>
          <w:sz w:val="24"/>
          <w:szCs w:val="24"/>
          <w:rtl w:val="0"/>
        </w:rPr>
        <w:t xml:space="preserve">Immediately cease all use of the Bolt name, logo, trade marks, and any other Bolt brand assets or materials in any form, including but not limited to websites, social media profiles, advertising, printed materials, and verbal or written communications;</w:t>
        <w:br w:type="textWrapping"/>
      </w:r>
    </w:p>
    <w:p w:rsidR="00000000" w:rsidDel="00000000" w:rsidP="00000000" w:rsidRDefault="00000000" w:rsidRPr="00000000" w14:paraId="0000002B">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Immediately cease describing itself as an "Official Bolt Partner" or using any language that implies an official, authorised, or endorsed relationship with Bolt, including in its Terms and Conditions and all driver-facing documentation;</w:t>
        <w:br w:type="textWrapping"/>
      </w:r>
    </w:p>
    <w:p w:rsidR="00000000" w:rsidDel="00000000" w:rsidP="00000000" w:rsidRDefault="00000000" w:rsidRPr="00000000" w14:paraId="0000002C">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Immediately cease intercepting or diverting prospective drivers during Bolt's registration process;</w:t>
        <w:br w:type="textWrapping"/>
      </w:r>
    </w:p>
    <w:p w:rsidR="00000000" w:rsidDel="00000000" w:rsidP="00000000" w:rsidRDefault="00000000" w:rsidRPr="00000000" w14:paraId="0000002D">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Immediately cease charging drivers any fee or commission in connection with registration on or access to the Bolt Platform, and cease purporting to grant or facilitate access to the </w:t>
      </w:r>
      <w:ins w:author="Anna Kalabska" w:id="20" w:date="2026-03-20T12:05:54Z">
        <w:r w:rsidDel="00000000" w:rsidR="00000000" w:rsidRPr="00000000">
          <w:rPr>
            <w:sz w:val="24"/>
            <w:szCs w:val="24"/>
            <w:rtl w:val="0"/>
          </w:rPr>
          <w:t xml:space="preserve">Bolt </w:t>
        </w:r>
      </w:ins>
      <w:r w:rsidDel="00000000" w:rsidR="00000000" w:rsidRPr="00000000">
        <w:rPr>
          <w:sz w:val="24"/>
          <w:szCs w:val="24"/>
          <w:rtl w:val="0"/>
        </w:rPr>
        <w:t xml:space="preserve">Platform as if authorised to do so;</w:t>
        <w:br w:type="textWrapping"/>
      </w:r>
    </w:p>
    <w:p w:rsidR="00000000" w:rsidDel="00000000" w:rsidP="00000000" w:rsidRDefault="00000000" w:rsidRPr="00000000" w14:paraId="0000002E">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Immediately cease collecting, retaining, or processing Bolt platform data through any independent application, portal, or database, including the "Personal Cabinet" system on u-drivers.ua, and provide Bolt with full details of all data collected to date;</w:t>
        <w:br w:type="textWrapping"/>
      </w:r>
    </w:p>
    <w:p w:rsidR="00000000" w:rsidDel="00000000" w:rsidP="00000000" w:rsidRDefault="00000000" w:rsidRPr="00000000" w14:paraId="0000002F">
      <w:pPr>
        <w:spacing w:after="0" w:afterAutospacing="0" w:before="0" w:beforeAutospacing="0" w:line="310.79999999999995"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Change w:author="Anna Kalabska" w:id="22" w:date="2026-03-20T12:06:53Z">
            <w:rPr>
              <w:sz w:val="24"/>
              <w:szCs w:val="24"/>
            </w:rPr>
          </w:rPrChange>
        </w:rPr>
        <w:pPrChange w:author="Anna Kalabska" w:id="0" w:date="2026-03-20T12:06:53Z">
          <w:pPr>
            <w:numPr>
              <w:ilvl w:val="0"/>
              <w:numId w:val="5"/>
            </w:numPr>
            <w:spacing w:after="240" w:before="240" w:line="310.79999999999995" w:lineRule="auto"/>
            <w:ind w:left="720" w:hanging="360"/>
            <w:jc w:val="both"/>
          </w:pPr>
        </w:pPrChange>
      </w:pPr>
      <w:del w:author="Viktoriia Voskolup" w:id="21" w:date="2026-03-13T14:58:53Z">
        <w:r w:rsidDel="00000000" w:rsidR="00000000" w:rsidRPr="00000000">
          <w:rPr>
            <w:sz w:val="24"/>
            <w:szCs w:val="24"/>
            <w:rtl w:val="0"/>
          </w:rPr>
          <w:delText xml:space="preserve">Implement proper driver vetting in full compliance with Bolt's T&amp;C Section 2.6, including verification of licences, background checks, and insurance for all drivers registered under U-Drivers on the Bolt platform;</w:delText>
        </w:r>
      </w:del>
      <w:r w:rsidDel="00000000" w:rsidR="00000000" w:rsidRPr="00000000">
        <w:rPr>
          <w:sz w:val="24"/>
          <w:szCs w:val="24"/>
          <w:rtl w:val="0"/>
        </w:rPr>
        <w:br w:type="textWrapping"/>
      </w:r>
    </w:p>
    <w:p w:rsidR="00000000" w:rsidDel="00000000" w:rsidP="00000000" w:rsidRDefault="00000000" w:rsidRPr="00000000" w14:paraId="00000030">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Remove </w:t>
      </w:r>
      <w:del w:author="Viktoriia Voskolup" w:id="23" w:date="2026-03-13T14:58:57Z">
        <w:r w:rsidDel="00000000" w:rsidR="00000000" w:rsidRPr="00000000">
          <w:rPr>
            <w:sz w:val="24"/>
            <w:szCs w:val="24"/>
            <w:rtl w:val="0"/>
          </w:rPr>
          <w:delText xml:space="preserve">or procure the removal of </w:delText>
        </w:r>
      </w:del>
      <w:r w:rsidDel="00000000" w:rsidR="00000000" w:rsidRPr="00000000">
        <w:rPr>
          <w:sz w:val="24"/>
          <w:szCs w:val="24"/>
          <w:rtl w:val="0"/>
        </w:rPr>
        <w:t xml:space="preserve">all Bolt IP from any and all </w:t>
      </w:r>
      <w:ins w:author="Anna Kalabska" w:id="24" w:date="2026-03-20T12:05:34Z">
        <w:r w:rsidDel="00000000" w:rsidR="00000000" w:rsidRPr="00000000">
          <w:rPr>
            <w:sz w:val="24"/>
            <w:szCs w:val="24"/>
            <w:rtl w:val="0"/>
          </w:rPr>
          <w:t xml:space="preserve">Fleet’s </w:t>
        </w:r>
      </w:ins>
      <w:r w:rsidDel="00000000" w:rsidR="00000000" w:rsidRPr="00000000">
        <w:rPr>
          <w:sz w:val="24"/>
          <w:szCs w:val="24"/>
          <w:rtl w:val="0"/>
        </w:rPr>
        <w:t xml:space="preserve">online and offline materials, platforms, and channels within the same 7-day period;</w:t>
        <w:br w:type="textWrapping"/>
      </w:r>
    </w:p>
    <w:p w:rsidR="00000000" w:rsidDel="00000000" w:rsidP="00000000" w:rsidRDefault="00000000" w:rsidRPr="00000000" w14:paraId="00000031">
      <w:pPr>
        <w:numPr>
          <w:ilvl w:val="0"/>
          <w:numId w:val="5"/>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Provide written confirmation to Bolt, within the same 7-day period, that all of the above demands have been complied with in full, together with evidence of such compliance (including screenshots of removed online content); and</w:t>
        <w:br w:type="textWrapping"/>
      </w:r>
    </w:p>
    <w:p w:rsidR="00000000" w:rsidDel="00000000" w:rsidP="00000000" w:rsidRDefault="00000000" w:rsidRPr="00000000" w14:paraId="00000032">
      <w:pPr>
        <w:numPr>
          <w:ilvl w:val="0"/>
          <w:numId w:val="5"/>
        </w:numPr>
        <w:spacing w:after="240" w:before="0" w:beforeAutospacing="0" w:line="310.79999999999995" w:lineRule="auto"/>
        <w:ind w:left="720" w:hanging="360"/>
        <w:jc w:val="both"/>
        <w:rPr>
          <w:sz w:val="24"/>
          <w:szCs w:val="24"/>
        </w:rPr>
      </w:pPr>
      <w:commentRangeStart w:id="10"/>
      <w:commentRangeStart w:id="11"/>
      <w:r w:rsidDel="00000000" w:rsidR="00000000" w:rsidRPr="00000000">
        <w:rPr>
          <w:sz w:val="24"/>
          <w:szCs w:val="24"/>
          <w:rtl w:val="0"/>
        </w:rPr>
        <w:t xml:space="preserve">Account to Bolt for all revenues received from drivers in connection with unauthorised registration fees, commissions, and any commercial benefit derived from the unauthorised use of Bolt's IP and platform.</w:t>
        <w:br w:type="textWrapping"/>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3">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If U-Drivers fails to comply with the above demands within the stated timeframe, Bolt reserves all rights available to it under Ukrainian and applicable international law, including but not limited to:</w:t>
      </w:r>
    </w:p>
    <w:p w:rsidR="00000000" w:rsidDel="00000000" w:rsidP="00000000" w:rsidRDefault="00000000" w:rsidRPr="00000000" w14:paraId="00000034">
      <w:pPr>
        <w:numPr>
          <w:ilvl w:val="0"/>
          <w:numId w:val="3"/>
        </w:numPr>
        <w:spacing w:after="0" w:afterAutospacing="0" w:before="240" w:line="310.79999999999995" w:lineRule="auto"/>
        <w:ind w:left="720" w:hanging="360"/>
        <w:jc w:val="both"/>
        <w:rPr>
          <w:sz w:val="24"/>
          <w:szCs w:val="24"/>
        </w:rPr>
      </w:pPr>
      <w:r w:rsidDel="00000000" w:rsidR="00000000" w:rsidRPr="00000000">
        <w:rPr>
          <w:sz w:val="24"/>
          <w:szCs w:val="24"/>
          <w:rtl w:val="0"/>
        </w:rPr>
        <w:t xml:space="preserve">Commencing court proceedings before the competent Ukrainian courts seeking injunctive relief, damages, and/or an account of profits;</w:t>
      </w:r>
    </w:p>
    <w:p w:rsidR="00000000" w:rsidDel="00000000" w:rsidP="00000000" w:rsidRDefault="00000000" w:rsidRPr="00000000" w14:paraId="00000035">
      <w:pPr>
        <w:numPr>
          <w:ilvl w:val="0"/>
          <w:numId w:val="3"/>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Filing a complaint with the Antimonopoly Committee of Ukraine in respect of unfair competition;</w:t>
      </w:r>
    </w:p>
    <w:p w:rsidR="00000000" w:rsidDel="00000000" w:rsidP="00000000" w:rsidRDefault="00000000" w:rsidRPr="00000000" w14:paraId="00000036">
      <w:pPr>
        <w:numPr>
          <w:ilvl w:val="0"/>
          <w:numId w:val="3"/>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Notifying the relevant app stores and web hosting providers of the infringing content with a view to its immediate takedown;</w:t>
      </w:r>
    </w:p>
    <w:p w:rsidR="00000000" w:rsidDel="00000000" w:rsidP="00000000" w:rsidRDefault="00000000" w:rsidRPr="00000000" w14:paraId="00000037">
      <w:pPr>
        <w:numPr>
          <w:ilvl w:val="0"/>
          <w:numId w:val="3"/>
        </w:numPr>
        <w:spacing w:after="240" w:before="0" w:beforeAutospacing="0" w:line="310.79999999999995" w:lineRule="auto"/>
        <w:ind w:left="720" w:hanging="360"/>
        <w:jc w:val="both"/>
        <w:rPr>
          <w:sz w:val="24"/>
          <w:szCs w:val="24"/>
        </w:rPr>
      </w:pPr>
      <w:r w:rsidDel="00000000" w:rsidR="00000000" w:rsidRPr="00000000">
        <w:rPr>
          <w:sz w:val="24"/>
          <w:szCs w:val="24"/>
          <w:rtl w:val="0"/>
        </w:rPr>
        <w:t xml:space="preserve">Terminating U-Drivers' access to the Bolt platform </w:t>
      </w:r>
    </w:p>
    <w:p w:rsidR="00000000" w:rsidDel="00000000" w:rsidP="00000000" w:rsidRDefault="00000000" w:rsidRPr="00000000" w14:paraId="00000038">
      <w:pPr>
        <w:spacing w:after="240" w:before="240" w:line="310.79999999999995" w:lineRule="auto"/>
        <w:jc w:val="both"/>
        <w:rPr>
          <w:b w:val="1"/>
          <w:bCs w:val="1"/>
          <w:sz w:val="24"/>
          <w:szCs w:val="24"/>
        </w:rPr>
      </w:pPr>
      <w:r w:rsidDel="00000000" w:rsidR="00000000" w:rsidRPr="00000000">
        <w:rPr>
          <w:b w:val="1"/>
          <w:bCs w:val="1"/>
          <w:sz w:val="24"/>
          <w:szCs w:val="24"/>
          <w:rtl w:val="0"/>
        </w:rPr>
        <w:t xml:space="preserve">Bolt expressly reserves the right to seek compensation for all losses, damages, and costs incurred as a result of U-Drivers' conduct, including legal costs.</w:t>
      </w:r>
    </w:p>
    <w:p w:rsidR="00000000" w:rsidDel="00000000" w:rsidP="00000000" w:rsidRDefault="00000000" w:rsidRPr="00000000" w14:paraId="00000039">
      <w:pPr>
        <w:spacing w:after="240" w:before="240" w:line="310.79999999999995" w:lineRule="auto"/>
        <w:jc w:val="both"/>
        <w:rPr>
          <w:b w:val="1"/>
          <w:bCs w:val="1"/>
          <w:sz w:val="24"/>
          <w:szCs w:val="24"/>
          <w:highlight w:val="yellow"/>
        </w:rPr>
      </w:pPr>
      <w:r w:rsidDel="00000000" w:rsidR="00000000" w:rsidRPr="00000000">
        <w:rPr>
          <w:b w:val="1"/>
          <w:bCs w:val="1"/>
          <w:sz w:val="24"/>
          <w:szCs w:val="24"/>
          <w:highlight w:val="yellow"/>
          <w:rtl w:val="0"/>
        </w:rPr>
        <w:t xml:space="preserve">Attachments: </w:t>
      </w:r>
    </w:p>
    <w:p w:rsidR="00000000" w:rsidDel="00000000" w:rsidP="00000000" w:rsidRDefault="00000000" w:rsidRPr="00000000" w14:paraId="0000003A">
      <w:pPr>
        <w:numPr>
          <w:ilvl w:val="0"/>
          <w:numId w:val="7"/>
        </w:numPr>
        <w:spacing w:after="0" w:afterAutospacing="0" w:before="240" w:line="310.79999999999995" w:lineRule="auto"/>
        <w:ind w:left="720" w:hanging="360"/>
        <w:jc w:val="both"/>
        <w:rPr>
          <w:sz w:val="24"/>
          <w:szCs w:val="24"/>
        </w:rPr>
      </w:pPr>
      <w:r w:rsidDel="00000000" w:rsidR="00000000" w:rsidRPr="00000000">
        <w:rPr>
          <w:sz w:val="24"/>
          <w:szCs w:val="24"/>
          <w:rtl w:val="0"/>
        </w:rPr>
        <w:t xml:space="preserve">BOLT trademark registration certificate</w:t>
      </w:r>
    </w:p>
    <w:p w:rsidR="00000000" w:rsidDel="00000000" w:rsidP="00000000" w:rsidRDefault="00000000" w:rsidRPr="00000000" w14:paraId="0000003B">
      <w:pPr>
        <w:numPr>
          <w:ilvl w:val="0"/>
          <w:numId w:val="7"/>
        </w:numPr>
        <w:spacing w:after="0" w:afterAutospacing="0" w:before="0" w:beforeAutospacing="0" w:line="310.79999999999995" w:lineRule="auto"/>
        <w:ind w:left="720" w:hanging="360"/>
        <w:jc w:val="both"/>
        <w:rPr>
          <w:sz w:val="24"/>
          <w:szCs w:val="24"/>
        </w:rPr>
      </w:pPr>
      <w:r w:rsidDel="00000000" w:rsidR="00000000" w:rsidRPr="00000000">
        <w:rPr>
          <w:sz w:val="24"/>
          <w:szCs w:val="24"/>
          <w:rtl w:val="0"/>
        </w:rPr>
        <w:t xml:space="preserve">Screenshot of the </w:t>
      </w:r>
      <w:r w:rsidDel="00000000" w:rsidR="00000000" w:rsidRPr="00000000">
        <w:rPr>
          <w:sz w:val="24"/>
          <w:szCs w:val="24"/>
          <w:rtl w:val="0"/>
        </w:rPr>
        <w:t xml:space="preserve">U-Drivers' website available: </w:t>
      </w:r>
      <w:r w:rsidDel="00000000" w:rsidR="00000000" w:rsidRPr="00000000">
        <w:rPr>
          <w:sz w:val="24"/>
          <w:szCs w:val="24"/>
          <w:highlight w:val="yellow"/>
          <w:rtl w:val="0"/>
        </w:rPr>
        <w:t xml:space="preserve">[ADD]</w:t>
      </w:r>
      <w:r w:rsidDel="00000000" w:rsidR="00000000" w:rsidRPr="00000000">
        <w:rPr>
          <w:sz w:val="24"/>
          <w:szCs w:val="24"/>
          <w:rtl w:val="0"/>
        </w:rPr>
        <w:t xml:space="preserve">, </w:t>
      </w:r>
      <w:r w:rsidDel="00000000" w:rsidR="00000000" w:rsidRPr="00000000">
        <w:rPr>
          <w:sz w:val="24"/>
          <w:szCs w:val="24"/>
          <w:rtl w:val="0"/>
        </w:rPr>
        <w:t xml:space="preserve">depicting the </w:t>
      </w:r>
      <w:ins w:author="Anna Kalabska" w:id="25" w:date="2026-03-20T12:08:29Z">
        <w:r w:rsidDel="00000000" w:rsidR="00000000" w:rsidRPr="00000000">
          <w:rPr>
            <w:sz w:val="24"/>
            <w:szCs w:val="24"/>
            <w:rtl w:val="0"/>
            <w:rPrChange w:author="Anna Kalabska" w:id="26" w:date="2026-03-20T12:08:29Z">
              <w:rPr>
                <w:sz w:val="24"/>
                <w:szCs w:val="24"/>
              </w:rPr>
            </w:rPrChange>
          </w:rPr>
          <w:t xml:space="preserve">trademark</w:t>
        </w:r>
      </w:ins>
      <w:del w:author="Anna Kalabska" w:id="25" w:date="2026-03-20T12:08:29Z">
        <w:r w:rsidDel="00000000" w:rsidR="00000000" w:rsidRPr="00000000">
          <w:rPr>
            <w:sz w:val="24"/>
            <w:szCs w:val="24"/>
            <w:rtl w:val="0"/>
            <w:rPrChange w:author="Anna Kalabska" w:id="26" w:date="2026-03-20T12:08:29Z">
              <w:rPr>
                <w:sz w:val="24"/>
                <w:szCs w:val="24"/>
              </w:rPr>
            </w:rPrChange>
          </w:rPr>
          <w:delText xml:space="preserve">vtrademark</w:delText>
        </w:r>
      </w:del>
      <w:r w:rsidDel="00000000" w:rsidR="00000000" w:rsidRPr="00000000">
        <w:rPr>
          <w:sz w:val="24"/>
          <w:szCs w:val="24"/>
          <w:rtl w:val="0"/>
        </w:rPr>
        <w:t xml:space="preserve"> violation. </w:t>
      </w:r>
    </w:p>
    <w:p w:rsidR="00000000" w:rsidDel="00000000" w:rsidP="00000000" w:rsidRDefault="00000000" w:rsidRPr="00000000" w14:paraId="0000003C">
      <w:pPr>
        <w:numPr>
          <w:ilvl w:val="0"/>
          <w:numId w:val="7"/>
        </w:numPr>
        <w:spacing w:after="240" w:before="0" w:beforeAutospacing="0" w:line="310.79999999999995" w:lineRule="auto"/>
        <w:ind w:left="720" w:hanging="360"/>
        <w:jc w:val="both"/>
        <w:rPr>
          <w:sz w:val="24"/>
          <w:szCs w:val="24"/>
          <w:u w:val="none"/>
        </w:rPr>
      </w:pPr>
      <w:r w:rsidDel="00000000" w:rsidR="00000000" w:rsidRPr="00000000">
        <w:rPr>
          <w:sz w:val="24"/>
          <w:szCs w:val="24"/>
          <w:rtl w:val="0"/>
        </w:rPr>
        <w:t xml:space="preserve">U-Drivers' Terms &amp; Conditions for  </w:t>
      </w:r>
      <w:r w:rsidDel="00000000" w:rsidR="00000000" w:rsidRPr="00000000">
        <w:rPr>
          <w:sz w:val="24"/>
          <w:szCs w:val="24"/>
          <w:highlight w:val="yellow"/>
          <w:rtl w:val="0"/>
        </w:rPr>
        <w:t xml:space="preserve">[ADD]</w:t>
      </w:r>
      <w:r w:rsidDel="00000000" w:rsidR="00000000" w:rsidRPr="00000000">
        <w:rPr>
          <w:sz w:val="24"/>
          <w:szCs w:val="24"/>
          <w:rtl w:val="0"/>
        </w:rPr>
        <w:t xml:space="preserve">, </w:t>
      </w:r>
      <w:r w:rsidDel="00000000" w:rsidR="00000000" w:rsidRPr="00000000">
        <w:rPr>
          <w:sz w:val="24"/>
          <w:szCs w:val="24"/>
          <w:rtl w:val="0"/>
        </w:rPr>
        <w:t xml:space="preserve"> available: </w:t>
      </w:r>
      <w:r w:rsidDel="00000000" w:rsidR="00000000" w:rsidRPr="00000000">
        <w:rPr>
          <w:sz w:val="24"/>
          <w:szCs w:val="24"/>
          <w:highlight w:val="yellow"/>
          <w:rtl w:val="0"/>
        </w:rPr>
        <w:t xml:space="preserve">[ADD]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spacing w:line="331.2" w:lineRule="auto"/>
        <w:jc w:val="both"/>
        <w:rPr>
          <w:sz w:val="24"/>
          <w:szCs w:val="24"/>
        </w:rPr>
      </w:pPr>
      <w:r w:rsidDel="00000000" w:rsidR="00000000" w:rsidRPr="00000000">
        <w:rPr>
          <w:sz w:val="24"/>
          <w:szCs w:val="24"/>
          <w:rtl w:val="0"/>
        </w:rPr>
        <w:t xml:space="preserve">Yours faithfully</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hyperlink r:id="rId7">
        <w:r w:rsidDel="00000000" w:rsidR="00000000" w:rsidRPr="00000000">
          <w:rPr>
            <w:color w:val="0000ee"/>
            <w:sz w:val="24"/>
            <w:szCs w:val="24"/>
            <w:u w:val="single"/>
            <w:rtl w:val="0"/>
          </w:rPr>
          <w:t xml:space="preserve">Nikolay Roll</w:t>
        </w:r>
      </w:hyperlink>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spacing w:line="310.79999999999995" w:lineRule="auto"/>
        <w:rPr>
          <w:sz w:val="24"/>
          <w:szCs w:val="24"/>
        </w:rPr>
      </w:pPr>
      <w:r w:rsidDel="00000000" w:rsidR="00000000" w:rsidRPr="00000000">
        <w:rPr>
          <w:sz w:val="24"/>
          <w:szCs w:val="24"/>
          <w:rtl w:val="0"/>
        </w:rPr>
        <w:t xml:space="preserve">Ahto Kink</w:t>
        <w:br w:type="textWrapping"/>
        <w:t xml:space="preserve">Management board member</w:t>
      </w:r>
    </w:p>
    <w:p w:rsidR="00000000" w:rsidDel="00000000" w:rsidP="00000000" w:rsidRDefault="00000000" w:rsidRPr="00000000" w14:paraId="00000045">
      <w:pPr>
        <w:spacing w:line="310.79999999999995" w:lineRule="auto"/>
        <w:rPr>
          <w:sz w:val="24"/>
          <w:szCs w:val="24"/>
        </w:rPr>
      </w:pPr>
      <w:r w:rsidDel="00000000" w:rsidR="00000000" w:rsidRPr="00000000">
        <w:rPr>
          <w:sz w:val="24"/>
          <w:szCs w:val="24"/>
          <w:rtl w:val="0"/>
        </w:rPr>
        <w:t xml:space="preserve">Bolt Technology OÜ</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Kalabska" w:id="7" w:date="2026-03-20T11:52:0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clarify the basis or remove this?</w:t>
      </w:r>
    </w:p>
  </w:comment>
  <w:comment w:author="Viktoriia Voskolup" w:id="9" w:date="2026-03-13T14:58:1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checked</w:t>
      </w:r>
    </w:p>
  </w:comment>
  <w:comment w:author="Anna Kalabska" w:id="8" w:date="2026-03-20T11:58:43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consider if it is appropriate to reference Criminal Code at this stage, or to make sure to substantiate this claim.</w:t>
      </w:r>
    </w:p>
  </w:comment>
  <w:comment w:author="Anna Kalabska" w:id="3" w:date="2026-03-20T11:42:5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such evidence? If yes, should add, if no - to remove?</w:t>
      </w:r>
    </w:p>
  </w:comment>
  <w:comment w:author="Maksims Kostenko" w:id="4" w:date="2026-03-20T13:56:4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have evidence.</w:t>
      </w:r>
    </w:p>
  </w:comment>
  <w:comment w:author="Anna Kalabska" w:id="5" w:date="2026-03-20T14:00:2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@maksims.kostenko@bolt.eu please provide it, thanks.</w:t>
      </w:r>
    </w:p>
  </w:comment>
  <w:comment w:author="Maksims Kostenko" w:id="6" w:date="2026-03-20T14:02:52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of IG advertisement - https://drive.google.com/drive/u/0/folders/1mLbFijRTd8KhIohdYq3OMdhjZK13Usqa</w:t>
      </w:r>
    </w:p>
  </w:comment>
  <w:comment w:author="Anna Kalabska" w:id="1" w:date="2026-03-20T11:40:3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the link and make a definition?</w:t>
      </w:r>
    </w:p>
  </w:comment>
  <w:comment w:author="Anna Kalabska" w:id="0" w:date="2026-03-20T11:39:23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the legal entity name.</w:t>
      </w:r>
    </w:p>
  </w:comment>
  <w:comment w:author="Viktoriia Voskolup" w:id="10" w:date="2026-03-13T14:59:35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checked with Regional Legal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@anna.kalabska@bolt.eu</w:t>
      </w:r>
    </w:p>
  </w:comment>
  <w:comment w:author="Anna Kalabska" w:id="11" w:date="2026-03-13T15:01:4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be verified with the local team</w:t>
      </w:r>
    </w:p>
  </w:comment>
  <w:comment w:author="Anna Kalabska" w:id="2" w:date="2026-03-20T11:41:0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throughout the text with the Fleet.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-323849</wp:posOffset>
          </wp:positionV>
          <wp:extent cx="862013" cy="50580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2013" cy="5058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nikolai.rol@bolt.e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